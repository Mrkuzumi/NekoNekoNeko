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B03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尊敬的各位领导、老师，亲爱的同学们：</w:t>
      </w:r>
    </w:p>
    <w:p w14:paraId="767681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大家好！</w:t>
      </w:r>
    </w:p>
    <w:p w14:paraId="7D76C0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我是来自城市交通与物流学院</w:t>
      </w:r>
      <w:ins w:id="0" w:author="其实小辉很低调丶" w:date="2025-09-16T08:28:29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lang w:val="en-US" w:eastAsia="zh-CN"/>
          </w:rPr>
          <w:t>2025</w:t>
        </w:r>
      </w:ins>
      <w:ins w:id="1" w:author="其实小辉很低调丶" w:date="2025-09-16T08:28:31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lang w:val="en-US" w:eastAsia="zh-CN"/>
          </w:rPr>
          <w:t>级</w:t>
        </w:r>
      </w:ins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交通运输（1）班的大一新生王培锴，四天前，我和在座的各位同学一样，</w:t>
      </w:r>
      <w:ins w:id="2" w:author="其实小辉很低调丶" w:date="2025-09-16T08:31:12Z">
        <w:del w:id="3" w:author="Mrkuz" w:date="2025-09-16T16:31:47Z">
          <w:r>
            <w:rPr>
              <w:rFonts w:hint="default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  <w:delText>怀着</w:delText>
          </w:r>
        </w:del>
      </w:ins>
      <w:ins w:id="4" w:author="其实小辉很低调丶" w:date="2025-09-16T08:31:13Z">
        <w:del w:id="5" w:author="Mrkuz" w:date="2025-09-16T16:31:47Z">
          <w:r>
            <w:rPr>
              <w:rFonts w:hint="default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  <w:delText>憧憬</w:delText>
          </w:r>
        </w:del>
      </w:ins>
      <w:ins w:id="6" w:author="其实小辉很低调丶" w:date="2025-09-16T08:31:14Z">
        <w:del w:id="7" w:author="Mrkuz" w:date="2025-09-16T16:31:47Z">
          <w:r>
            <w:rPr>
              <w:rFonts w:hint="default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  <w:delText>与</w:delText>
          </w:r>
        </w:del>
      </w:ins>
      <w:ins w:id="8" w:author="其实小辉很低调丶" w:date="2025-09-16T08:31:15Z">
        <w:del w:id="9" w:author="Mrkuz" w:date="2025-09-16T16:31:47Z">
          <w:r>
            <w:rPr>
              <w:rFonts w:hint="default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  <w:delText>期待</w:delText>
          </w:r>
        </w:del>
      </w:ins>
      <w:ins w:id="10" w:author="Mrkuz" w:date="2025-09-16T16:31:49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lang w:val="en-US" w:eastAsia="zh-CN"/>
          </w:rPr>
          <w:t>带着</w:t>
        </w:r>
      </w:ins>
      <w:ins w:id="11" w:author="Mrkuz" w:date="2025-09-16T16:32:07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lang w:val="en-US" w:eastAsia="zh-CN"/>
          </w:rPr>
          <w:t>行李</w:t>
        </w:r>
      </w:ins>
      <w:ins w:id="12" w:author="Mrkuz" w:date="2025-09-16T16:32:09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lang w:val="en-US" w:eastAsia="zh-CN"/>
          </w:rPr>
          <w:t>与兴奋</w:t>
        </w:r>
      </w:ins>
      <w:del w:id="13" w:author="其实小辉很低调丶" w:date="2025-09-16T08:31:08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lang w:val="en-US" w:eastAsia="zh-CN"/>
          </w:rPr>
          <w:delText>带着行李与兴奋</w:delText>
        </w:r>
      </w:del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踏入了深圳技术大学的校门，此刻能作为新生代表站在这里发言，我既紧张又无比荣幸。内心充满了感恩与期待。</w:t>
      </w:r>
    </w:p>
    <w:p w14:paraId="556BA1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在成为深技大人之前，深圳技术大学对我来说，是一颗在高中三年埋下的梦想种子。来自东莞的我，生长在粤港澳大湾区的核心地带，目睹了交通与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物流如何让城市脉动、让生活更便捷。这份对交通运输的兴趣，逐渐让我将目光锁定在深圳技术大学——一所年轻、充满创新精神、以培养应用型人才为己任的高校。在备战高考的日子里，我把深技大的专业组列为志愿表的前三项，每一次深夜复习，每一张写满公式的草稿纸，都是我向这座梦想学府迈进的脚步。填报志愿时，我毫不犹豫地将前三位置都填了深技大的专业组，这并非一时冲动，而是一场</w:t>
      </w:r>
      <w:ins w:id="14" w:author="其实小辉很低调丶" w:date="2025-09-16T08:29:53Z">
        <w:del w:id="15" w:author="Mrkuz" w:date="2025-09-16T16:32:15Z">
          <w:r>
            <w:rPr>
              <w:rFonts w:hint="default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  <w:delText>深思熟虑</w:delText>
          </w:r>
        </w:del>
      </w:ins>
      <w:ins w:id="16" w:author="Mrkuz" w:date="2025-09-16T16:32:17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lang w:val="en-US" w:eastAsia="zh-CN"/>
          </w:rPr>
          <w:t>蓄谋已久</w:t>
        </w:r>
      </w:ins>
      <w:del w:id="17" w:author="其实小辉很低调丶" w:date="2025-09-16T08:29:51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lang w:val="en-US" w:eastAsia="zh-CN"/>
          </w:rPr>
          <w:delText>蓄谋已久</w:delText>
        </w:r>
      </w:del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的、坚定不移的奔赴。直到收到录取通知书的那天，看着包装上 “深圳技术大学” 的字样，我才真正敢相信，过去的汗水与坚持，终于浇灌出了梦想的花朵。昨天，深圳技术大学是我们试卷上的终点；而今天，它成为了我们人生新征程的原点。</w:t>
      </w:r>
    </w:p>
    <w:p w14:paraId="2290FB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当然，我也清楚地知道，大学的学习不会轻松。交通运输专业涉及交通规划、智能调度、物流管理等多个领域，需要扎实的理论基础，更需要实践能力。所以，在未来的四年里，我知道这些目标的实现需要坚持，但我会带着高中时那份 “为目标全力以赴” 的劲头，一步一步去完成。</w:t>
      </w:r>
    </w:p>
    <w:p w14:paraId="2E8FD5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“我们不是旁观者，而是未来的建设者。”</w:t>
      </w:r>
    </w:p>
    <w:p w14:paraId="098E0C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站上新起点，我为自己定下了几个目标，也是一份逐渐建设自我的计划：</w:t>
      </w:r>
    </w:p>
    <w:p w14:paraId="6BADC3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1.学业为基，追求卓越。 我将珍惜每一次学习机会，夯实专业基础，争取在学术竞赛和项目中崭露头角，让知识成为我未来职业道路的坚实支撑。</w:t>
      </w:r>
    </w:p>
    <w:p w14:paraId="65497A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2.实践为翼，知行合一。 我会积极投身实习与实践，深入了解行业前沿，努力将课堂所学转化为解决实际问题的能力。</w:t>
      </w:r>
    </w:p>
    <w:p w14:paraId="50B790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3.成长为本，全面发展。 我将保持好奇心，尝试新事物，培养健康的生活习惯和积极的心态，做一个有温度、有担当的深技大人。​</w:t>
      </w:r>
    </w:p>
    <w:p w14:paraId="0BB2CE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今天，站在这里，我不仅想分享自己的想法，更想和在座的同学们一起许下一个承诺：未来四年，我们要珍惜在深技大的时光，不浪费青春，不辜负期待；我们要相互学习、相互帮助，在竞争中共同进步；我们要牢记 “</w:t>
      </w:r>
      <w:ins w:id="18" w:author="其实小辉很低调丶" w:date="2025-09-16T15:05:01Z">
        <w:del w:id="19" w:author="Mrkuz" w:date="2025-09-16T16:30:42Z">
          <w:r>
            <w:rPr>
              <w:rFonts w:hint="default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  <w:delText>唯</w:delText>
          </w:r>
        </w:del>
      </w:ins>
      <w:ins w:id="20" w:author="Mrkuz" w:date="2025-09-16T16:30:47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lang w:val="en-US" w:eastAsia="zh-CN"/>
          </w:rPr>
          <w:t>惟</w:t>
        </w:r>
      </w:ins>
      <w:del w:id="21" w:author="其实小辉很低调丶" w:date="2025-09-16T15:04:59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lang w:val="en-US" w:eastAsia="zh-CN"/>
          </w:rPr>
          <w:delText>惟</w:delText>
        </w:r>
      </w:del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实求精” 的校训，既要学好专业知识，也要培养责任感，未来能为城市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交通事业、为社会发展贡献自己的一份力量。</w:t>
      </w:r>
    </w:p>
    <w:p w14:paraId="379658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最后，我想对我们的教授和学校说一声感谢。感谢你们为我们提供了如此优质的学习环境和广阔的发展平台。作为一名刚入学的新生，我还只是</w:t>
      </w:r>
      <w:ins w:id="22" w:author="Mrkuz" w:date="2025-09-16T16:32:39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/>
          </w:rPr>
          <w:t>站在</w:t>
        </w:r>
      </w:ins>
      <w:ins w:id="23" w:author="其实小辉很低调丶" w:date="2025-09-16T08:32:01Z">
        <w:del w:id="24" w:author="Mrkuz" w:date="2025-09-16T16:32:27Z">
          <w:r>
            <w:rPr>
              <w:rFonts w:hint="default" w:ascii="仿宋_GB2312" w:hAnsi="仿宋_GB2312" w:eastAsia="仿宋_GB2312" w:cs="仿宋_GB2312"/>
              <w:color w:val="auto"/>
              <w:sz w:val="32"/>
              <w:szCs w:val="32"/>
              <w:highlight w:val="none"/>
              <w:lang w:val="en-US" w:eastAsia="zh-CN"/>
            </w:rPr>
            <w:delText>刚刚开启</w:delText>
          </w:r>
        </w:del>
      </w:ins>
      <w:ins w:id="25" w:author="其实小辉很低调丶" w:date="2025-09-16T08:32:03Z">
        <w:del w:id="26" w:author="Mrkuz" w:date="2025-09-16T16:32:27Z">
          <w:r>
            <w:rPr>
              <w:rFonts w:hint="default" w:ascii="仿宋_GB2312" w:hAnsi="仿宋_GB2312" w:eastAsia="仿宋_GB2312" w:cs="仿宋_GB2312"/>
              <w:color w:val="auto"/>
              <w:sz w:val="32"/>
              <w:szCs w:val="32"/>
              <w:highlight w:val="none"/>
              <w:lang w:val="en-US" w:eastAsia="zh-CN"/>
            </w:rPr>
            <w:delText>求知</w:delText>
          </w:r>
        </w:del>
      </w:ins>
      <w:ins w:id="27" w:author="其实小辉很低调丶" w:date="2025-09-16T08:32:04Z">
        <w:del w:id="28" w:author="Mrkuz" w:date="2025-09-16T16:32:27Z">
          <w:r>
            <w:rPr>
              <w:rFonts w:hint="default" w:ascii="仿宋_GB2312" w:hAnsi="仿宋_GB2312" w:eastAsia="仿宋_GB2312" w:cs="仿宋_GB2312"/>
              <w:color w:val="auto"/>
              <w:sz w:val="32"/>
              <w:szCs w:val="32"/>
              <w:highlight w:val="none"/>
              <w:lang w:val="en-US" w:eastAsia="zh-CN"/>
            </w:rPr>
            <w:delText>之旅</w:delText>
          </w:r>
        </w:del>
      </w:ins>
      <w:ins w:id="29" w:author="其实小辉很低调丶" w:date="2025-09-16T08:30:37Z">
        <w:del w:id="30" w:author="Mrkuz" w:date="2025-09-16T16:32:27Z">
          <w:r>
            <w:rPr>
              <w:rFonts w:hint="default" w:ascii="仿宋_GB2312" w:hAnsi="仿宋_GB2312" w:eastAsia="仿宋_GB2312" w:cs="仿宋_GB2312"/>
              <w:color w:val="auto"/>
              <w:sz w:val="32"/>
              <w:szCs w:val="32"/>
              <w:highlight w:val="none"/>
              <w:lang w:val="en-US" w:eastAsia="zh-CN"/>
            </w:rPr>
            <w:delText>的</w:delText>
          </w:r>
        </w:del>
      </w:ins>
      <w:ins w:id="31" w:author="其实小辉很低调丶" w:date="2025-09-16T08:30:38Z">
        <w:del w:id="32" w:author="Mrkuz" w:date="2025-09-16T16:32:27Z">
          <w:r>
            <w:rPr>
              <w:rFonts w:hint="default" w:ascii="仿宋_GB2312" w:hAnsi="仿宋_GB2312" w:eastAsia="仿宋_GB2312" w:cs="仿宋_GB2312"/>
              <w:color w:val="auto"/>
              <w:sz w:val="32"/>
              <w:szCs w:val="32"/>
              <w:highlight w:val="none"/>
              <w:lang w:val="en-US" w:eastAsia="zh-CN"/>
            </w:rPr>
            <w:delText>新生</w:delText>
          </w:r>
        </w:del>
      </w:ins>
      <w:ins w:id="33" w:author="Mrkuz" w:date="2025-09-16T16:32:27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/>
          </w:rPr>
          <w:t>一个</w:t>
        </w:r>
      </w:ins>
      <w:ins w:id="34" w:author="Mrkuz" w:date="2025-09-16T16:32:30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/>
          </w:rPr>
          <w:t>小小的</w:t>
        </w:r>
      </w:ins>
      <w:ins w:id="35" w:author="Mrkuz" w:date="2025-09-16T16:32:33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/>
          </w:rPr>
          <w:t>启点</w:t>
        </w:r>
      </w:ins>
      <w:del w:id="36" w:author="其实小辉很低调丶" w:date="2025-09-16T08:30:34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/>
          </w:rPr>
          <w:delText>一个小小的起点</w:delText>
        </w:r>
      </w:del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，但我相信，在深圳技术大学的培养下，我们每一个人都能成为更好的自己，为社会、为国家贡献力量。也祝愿各位同学在深技大都能找到自己的方向，收获成长与进步！让我们做勇敢的追梦者。 无论未来的路有多少挑战，都请保持对知识的渴望和对梦想的执着，用每一次努力为青春增色。</w:t>
      </w:r>
    </w:p>
    <w:p w14:paraId="54CE81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让我们做团结的同行者。 大学不仅是个人奋斗的舞台，更是团队协作的天地。让我们相互支持，在交流与合作中共同成长。</w:t>
      </w:r>
    </w:p>
    <w:p w14:paraId="67F0C3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让我们做创新的开拓者。 敢于尝试，勇于突破，为社会创造价值。</w:t>
      </w:r>
    </w:p>
    <w:p w14:paraId="3A0925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我的发言完毕，谢谢大家！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其实小辉很低调丶">
    <w15:presenceInfo w15:providerId="WPS Office" w15:userId="3297045510"/>
  </w15:person>
  <w15:person w15:author="Mrkuz">
    <w15:presenceInfo w15:providerId="None" w15:userId="Mrku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731BF"/>
    <w:rsid w:val="12C00E54"/>
    <w:rsid w:val="1A0F6564"/>
    <w:rsid w:val="23EF3D6B"/>
    <w:rsid w:val="242D6B1F"/>
    <w:rsid w:val="40FD3BAA"/>
    <w:rsid w:val="608030E2"/>
    <w:rsid w:val="72CE25E9"/>
    <w:rsid w:val="7B52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1275</Words>
  <Characters>1281</Characters>
  <Lines>0</Lines>
  <Paragraphs>0</Paragraphs>
  <TotalTime>405</TotalTime>
  <ScaleCrop>false</ScaleCrop>
  <LinksUpToDate>false</LinksUpToDate>
  <CharactersWithSpaces>1293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2025-09-15T10:26:00Z</dcterms:created>
  <dc:creator>Mrkuz</dc:creator>
  <cp:lastModifiedBy>Mrkuz</cp:lastModifiedBy>
  <dcterms:modified xsi:type="dcterms:W3CDTF">2025-09-16T08:33:03Z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866EA8AED17B46789584CCD26EC097BB_13</vt:lpwstr>
  </property>
  <property fmtid="{D5CDD505-2E9C-101B-9397-08002B2CF9AE}" pid="4" name="KSOTemplateDocerSaveRecord">
    <vt:lpwstr>eyJoZGlkIjoiOTdlOWRlOWU5Y2U2ZTZkOGY5MjlhOWRkOWVlYmVhNTMiLCJ1c2VySWQiOiI0MjAyMzM3NTUifQ==</vt:lpwstr>
  </property>
</Properties>
</file>